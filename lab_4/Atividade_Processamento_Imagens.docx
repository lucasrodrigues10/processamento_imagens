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71B" w:rsidRPr="009A7AF6" w:rsidRDefault="00365EEA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  <w:r w:rsidRPr="009A7AF6">
        <w:rPr>
          <w:sz w:val="32"/>
          <w:szCs w:val="32"/>
          <w:lang w:val="pt-BR"/>
        </w:rPr>
        <w:t>INSTITUTO MAUÁ DE TECNOLOGIA</w:t>
      </w:r>
      <w:r>
        <w:rPr>
          <w:noProof/>
        </w:rPr>
        <w:drawing>
          <wp:anchor distT="0" distB="101600" distL="0" distR="0" simplePos="0" relativeHeight="251658240" behindDoc="0" locked="0" layoutInCell="1" hidden="0" allowOverlap="1">
            <wp:simplePos x="0" y="0"/>
            <wp:positionH relativeFrom="column">
              <wp:posOffset>1682115</wp:posOffset>
            </wp:positionH>
            <wp:positionV relativeFrom="paragraph">
              <wp:posOffset>335915</wp:posOffset>
            </wp:positionV>
            <wp:extent cx="1908175" cy="834390"/>
            <wp:effectExtent l="0" t="0" r="0" b="0"/>
            <wp:wrapSquare wrapText="bothSides" distT="0" distB="101600" distL="0" distR="0"/>
            <wp:docPr id="1" name="image1.png" descr="Logo_mau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_mau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83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365EEA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  <w:r w:rsidRPr="009A7AF6">
        <w:rPr>
          <w:sz w:val="32"/>
          <w:szCs w:val="32"/>
          <w:lang w:val="pt-BR"/>
        </w:rPr>
        <w:t>ENGENHARIA DE COMPUTAÇÃO</w:t>
      </w: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C6171B" w:rsidRDefault="00C6171B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P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C6171B" w:rsidRPr="009A7AF6" w:rsidRDefault="00365EEA" w:rsidP="009A7AF6">
      <w:pPr>
        <w:keepNext/>
        <w:widowControl w:val="0"/>
        <w:spacing w:after="160" w:line="240" w:lineRule="auto"/>
        <w:contextualSpacing w:val="0"/>
        <w:jc w:val="center"/>
        <w:rPr>
          <w:sz w:val="32"/>
          <w:szCs w:val="32"/>
          <w:lang w:val="pt-BR"/>
        </w:rPr>
      </w:pPr>
      <w:r w:rsidRPr="009A7AF6">
        <w:rPr>
          <w:sz w:val="32"/>
          <w:szCs w:val="32"/>
          <w:lang w:val="pt-BR"/>
        </w:rPr>
        <w:t>14.00556-5 LUCAS DE MOURA RODRIGUES</w:t>
      </w:r>
    </w:p>
    <w:p w:rsidR="00C6171B" w:rsidRP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  <w:r>
        <w:rPr>
          <w:b/>
          <w:sz w:val="32"/>
          <w:szCs w:val="32"/>
          <w:lang w:val="pt-BR"/>
        </w:rPr>
        <w:t>Laboratório Autônomo – Reconhecimento Facial</w:t>
      </w: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9A7AF6" w:rsidRP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365EEA">
      <w:pPr>
        <w:keepNext/>
        <w:widowControl w:val="0"/>
        <w:spacing w:after="160" w:line="240" w:lineRule="auto"/>
        <w:contextualSpacing w:val="0"/>
        <w:jc w:val="right"/>
        <w:rPr>
          <w:sz w:val="24"/>
          <w:szCs w:val="24"/>
          <w:lang w:val="pt-BR"/>
        </w:rPr>
      </w:pPr>
      <w:r w:rsidRPr="009A7AF6">
        <w:rPr>
          <w:sz w:val="20"/>
          <w:szCs w:val="20"/>
          <w:lang w:val="pt-BR"/>
        </w:rPr>
        <w:t xml:space="preserve">  </w:t>
      </w:r>
    </w:p>
    <w:p w:rsidR="00C6171B" w:rsidRPr="009A7AF6" w:rsidRDefault="00365EEA" w:rsidP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  <w:r w:rsidRPr="009A7AF6">
        <w:rPr>
          <w:sz w:val="20"/>
          <w:szCs w:val="20"/>
          <w:lang w:val="pt-BR"/>
        </w:rPr>
        <w:t>Trabalho realizado no Instituto Mauá</w:t>
      </w:r>
      <w:r w:rsidR="009A7AF6">
        <w:rPr>
          <w:sz w:val="20"/>
          <w:szCs w:val="20"/>
          <w:lang w:val="pt-BR"/>
        </w:rPr>
        <w:t xml:space="preserve"> de Tecnologia sob a orientação </w:t>
      </w:r>
      <w:r w:rsidRPr="009A7AF6">
        <w:rPr>
          <w:sz w:val="20"/>
          <w:szCs w:val="20"/>
          <w:lang w:val="pt-BR"/>
        </w:rPr>
        <w:t xml:space="preserve">de </w:t>
      </w:r>
      <w:r w:rsidR="009A7AF6" w:rsidRPr="009A7AF6">
        <w:rPr>
          <w:b/>
          <w:sz w:val="20"/>
          <w:szCs w:val="20"/>
          <w:lang w:val="pt-BR"/>
        </w:rPr>
        <w:t>Marcelo Gomes</w:t>
      </w:r>
      <w:r w:rsidRPr="009A7AF6">
        <w:rPr>
          <w:sz w:val="20"/>
          <w:szCs w:val="20"/>
          <w:lang w:val="pt-BR"/>
        </w:rPr>
        <w:t xml:space="preserve"> da </w:t>
      </w:r>
      <w:r w:rsidRPr="009A7AF6">
        <w:rPr>
          <w:sz w:val="20"/>
          <w:szCs w:val="20"/>
          <w:lang w:val="pt-BR"/>
        </w:rPr>
        <w:lastRenderedPageBreak/>
        <w:t xml:space="preserve">disciplina </w:t>
      </w:r>
      <w:r w:rsidR="009A7AF6">
        <w:rPr>
          <w:sz w:val="20"/>
          <w:szCs w:val="20"/>
          <w:lang w:val="pt-BR"/>
        </w:rPr>
        <w:t>ECM508</w:t>
      </w:r>
      <w:r w:rsidRPr="009A7AF6">
        <w:rPr>
          <w:sz w:val="20"/>
          <w:szCs w:val="20"/>
          <w:lang w:val="pt-BR"/>
        </w:rPr>
        <w:t xml:space="preserve"> </w:t>
      </w:r>
      <w:r w:rsidR="009A7AF6">
        <w:rPr>
          <w:sz w:val="20"/>
          <w:szCs w:val="20"/>
          <w:lang w:val="pt-BR"/>
        </w:rPr>
        <w:t>– Processamento de Imagem.</w:t>
      </w: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C6171B" w:rsidRPr="009A7AF6" w:rsidRDefault="00365EEA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  <w:r w:rsidRPr="009A7AF6">
        <w:rPr>
          <w:szCs w:val="28"/>
          <w:lang w:val="pt-BR"/>
        </w:rPr>
        <w:t>SÃO CAETANO DO SUL</w:t>
      </w:r>
    </w:p>
    <w:p w:rsidR="00C6171B" w:rsidRPr="009A7AF6" w:rsidRDefault="00365EEA" w:rsidP="009A7AF6">
      <w:pPr>
        <w:keepNext/>
        <w:widowControl w:val="0"/>
        <w:tabs>
          <w:tab w:val="center" w:pos="4513"/>
          <w:tab w:val="left" w:pos="5280"/>
        </w:tabs>
        <w:spacing w:after="160" w:line="240" w:lineRule="auto"/>
        <w:contextualSpacing w:val="0"/>
        <w:rPr>
          <w:szCs w:val="28"/>
          <w:lang w:val="pt-BR"/>
        </w:rPr>
      </w:pPr>
      <w:r w:rsidRPr="009A7AF6">
        <w:rPr>
          <w:szCs w:val="28"/>
          <w:lang w:val="pt-BR"/>
        </w:rPr>
        <w:tab/>
        <w:t>2018</w:t>
      </w:r>
      <w:bookmarkStart w:id="0" w:name="_99sgq17mov2j" w:colFirst="0" w:colLast="0"/>
      <w:bookmarkEnd w:id="0"/>
    </w:p>
    <w:p w:rsidR="00C6171B" w:rsidRPr="002F2278" w:rsidRDefault="00365EEA" w:rsidP="009A7AF6">
      <w:pPr>
        <w:pStyle w:val="Heading1"/>
        <w:rPr>
          <w:lang w:val="pt-BR"/>
        </w:rPr>
      </w:pPr>
      <w:bookmarkStart w:id="1" w:name="_21mpqsgdm1a1" w:colFirst="0" w:colLast="0"/>
      <w:bookmarkEnd w:id="1"/>
      <w:r w:rsidRPr="002F2278">
        <w:rPr>
          <w:lang w:val="pt-BR"/>
        </w:rPr>
        <w:t>Introdução</w:t>
      </w:r>
      <w:r w:rsidR="009A7AF6" w:rsidRPr="002F2278">
        <w:rPr>
          <w:lang w:val="pt-BR"/>
        </w:rPr>
        <w:t xml:space="preserve"> e Objetivos</w:t>
      </w:r>
    </w:p>
    <w:p w:rsidR="009A7AF6" w:rsidRDefault="009A7AF6" w:rsidP="009A7AF6">
      <w:pPr>
        <w:ind w:firstLine="720"/>
        <w:rPr>
          <w:lang w:val="pt-BR"/>
        </w:rPr>
      </w:pPr>
      <w:r w:rsidRPr="009A7AF6">
        <w:rPr>
          <w:lang w:val="pt-BR"/>
        </w:rPr>
        <w:t>Esse é o projeto final de processamento de imagens que possui o objetivo de reconhecer a face e os olhos de uma foto frontal do rosto de uma pessoa.</w:t>
      </w:r>
      <w:r>
        <w:rPr>
          <w:lang w:val="pt-BR"/>
        </w:rPr>
        <w:t xml:space="preserve"> </w:t>
      </w:r>
    </w:p>
    <w:p w:rsidR="001B04CF" w:rsidRPr="009A7AF6" w:rsidRDefault="001B04CF" w:rsidP="001B04CF">
      <w:pPr>
        <w:ind w:firstLine="720"/>
        <w:rPr>
          <w:lang w:val="pt-BR"/>
        </w:rPr>
      </w:pPr>
      <w:r>
        <w:rPr>
          <w:lang w:val="pt-BR"/>
        </w:rPr>
        <w:t>A seguir estão as instruções seguidas para o projeto.</w:t>
      </w:r>
      <w:r>
        <w:rPr>
          <w:noProof/>
        </w:rPr>
        <w:drawing>
          <wp:inline distT="0" distB="0" distL="0" distR="0" wp14:anchorId="1666CF1C" wp14:editId="5415F4C2">
            <wp:extent cx="5733415" cy="405066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8" w:rsidRDefault="002F2278">
      <w:pPr>
        <w:spacing w:line="276" w:lineRule="auto"/>
        <w:jc w:val="left"/>
        <w:rPr>
          <w:sz w:val="40"/>
          <w:szCs w:val="40"/>
          <w:lang w:val="pt-BR"/>
        </w:rPr>
      </w:pPr>
      <w:bookmarkStart w:id="2" w:name="_cuf938z0yoj9" w:colFirst="0" w:colLast="0"/>
      <w:bookmarkEnd w:id="2"/>
      <w:r>
        <w:rPr>
          <w:lang w:val="pt-BR"/>
        </w:rPr>
        <w:br w:type="page"/>
      </w:r>
    </w:p>
    <w:p w:rsidR="00C6171B" w:rsidRPr="009A7AF6" w:rsidRDefault="002F2278" w:rsidP="009A7AF6">
      <w:pPr>
        <w:pStyle w:val="Heading1"/>
        <w:rPr>
          <w:lang w:val="pt-BR"/>
        </w:rPr>
      </w:pPr>
      <w:r>
        <w:rPr>
          <w:lang w:val="pt-BR"/>
        </w:rPr>
        <w:lastRenderedPageBreak/>
        <w:t>Tecnologias e Metodologia</w:t>
      </w:r>
    </w:p>
    <w:p w:rsidR="009A7AF6" w:rsidRDefault="009A7AF6" w:rsidP="009A7AF6">
      <w:pPr>
        <w:ind w:firstLine="720"/>
        <w:rPr>
          <w:lang w:val="pt-BR"/>
        </w:rPr>
      </w:pPr>
      <w:r>
        <w:rPr>
          <w:lang w:val="pt-BR"/>
        </w:rPr>
        <w:t>Para a realização desse projeto foi utilizada a li</w:t>
      </w:r>
      <w:r w:rsidR="001C6530">
        <w:rPr>
          <w:lang w:val="pt-BR"/>
        </w:rPr>
        <w:t>nguagem Python na versão 3.6.6,</w:t>
      </w:r>
      <w:r>
        <w:rPr>
          <w:lang w:val="pt-BR"/>
        </w:rPr>
        <w:t xml:space="preserve"> a biblioteca </w:t>
      </w:r>
      <w:proofErr w:type="spellStart"/>
      <w:r>
        <w:rPr>
          <w:lang w:val="pt-BR"/>
        </w:rPr>
        <w:t>OpenCV</w:t>
      </w:r>
      <w:proofErr w:type="spellEnd"/>
      <w:r>
        <w:rPr>
          <w:lang w:val="pt-BR"/>
        </w:rPr>
        <w:t xml:space="preserve"> na versão 3.4.4 para a m</w:t>
      </w:r>
      <w:r w:rsidR="001C6530">
        <w:rPr>
          <w:lang w:val="pt-BR"/>
        </w:rPr>
        <w:t xml:space="preserve">anipulação da imagem e a biblioteca </w:t>
      </w:r>
      <w:proofErr w:type="spellStart"/>
      <w:r w:rsidR="001C6530">
        <w:rPr>
          <w:lang w:val="pt-BR"/>
        </w:rPr>
        <w:t>Matplotlib</w:t>
      </w:r>
      <w:proofErr w:type="spellEnd"/>
      <w:r w:rsidR="001C6530">
        <w:rPr>
          <w:lang w:val="pt-BR"/>
        </w:rPr>
        <w:t xml:space="preserve"> para visualização da imagem. </w:t>
      </w:r>
      <w:r>
        <w:rPr>
          <w:lang w:val="pt-BR"/>
        </w:rPr>
        <w:t xml:space="preserve"> </w:t>
      </w:r>
      <w:r w:rsidR="00546B97">
        <w:rPr>
          <w:lang w:val="pt-BR"/>
        </w:rPr>
        <w:t xml:space="preserve">Todo código desenvolvido foi realizado na IDE </w:t>
      </w:r>
      <w:proofErr w:type="spellStart"/>
      <w:r w:rsidR="00546B97">
        <w:rPr>
          <w:lang w:val="pt-BR"/>
        </w:rPr>
        <w:t>Pycharm</w:t>
      </w:r>
      <w:proofErr w:type="spellEnd"/>
      <w:r w:rsidR="00546B97">
        <w:rPr>
          <w:lang w:val="pt-BR"/>
        </w:rPr>
        <w:t>.</w:t>
      </w:r>
    </w:p>
    <w:p w:rsidR="009A7AF6" w:rsidRDefault="009A7AF6" w:rsidP="009A7AF6">
      <w:pPr>
        <w:ind w:firstLine="720"/>
        <w:rPr>
          <w:lang w:val="pt-BR"/>
        </w:rPr>
      </w:pPr>
      <w:r>
        <w:rPr>
          <w:lang w:val="pt-BR"/>
        </w:rPr>
        <w:t xml:space="preserve">Para obter as fotos foi utilizada </w:t>
      </w:r>
      <w:proofErr w:type="gramStart"/>
      <w:r w:rsidR="001C6530">
        <w:rPr>
          <w:lang w:val="pt-BR"/>
        </w:rPr>
        <w:t>uma webcam</w:t>
      </w:r>
      <w:proofErr w:type="gramEnd"/>
      <w:r>
        <w:rPr>
          <w:lang w:val="pt-BR"/>
        </w:rPr>
        <w:t xml:space="preserve"> Logitech C270 HD que gera uma </w:t>
      </w:r>
      <w:r w:rsidR="001C6530">
        <w:rPr>
          <w:lang w:val="pt-BR"/>
        </w:rPr>
        <w:t>imagem</w:t>
      </w:r>
      <w:r>
        <w:rPr>
          <w:lang w:val="pt-BR"/>
        </w:rPr>
        <w:t xml:space="preserve"> 1280x720x24 BPP do formato JPG.</w:t>
      </w:r>
    </w:p>
    <w:p w:rsidR="009A7AF6" w:rsidRPr="009A7AF6" w:rsidRDefault="00546B97" w:rsidP="00BF1F5A">
      <w:pPr>
        <w:ind w:firstLine="720"/>
        <w:rPr>
          <w:lang w:val="pt-BR"/>
        </w:rPr>
      </w:pPr>
      <w:r>
        <w:rPr>
          <w:lang w:val="pt-BR"/>
        </w:rPr>
        <w:t xml:space="preserve">O algoritmo utilizado para reconhecer as imagens </w:t>
      </w:r>
      <w:r w:rsidR="001B04CF">
        <w:rPr>
          <w:lang w:val="pt-BR"/>
        </w:rPr>
        <w:t xml:space="preserve">é conhecido como </w:t>
      </w:r>
      <w:proofErr w:type="spellStart"/>
      <w:r w:rsidR="001B04CF" w:rsidRPr="001B04CF">
        <w:rPr>
          <w:b/>
          <w:lang w:val="pt-BR"/>
        </w:rPr>
        <w:t>Haar-Cascade</w:t>
      </w:r>
      <w:proofErr w:type="spellEnd"/>
      <w:r w:rsidR="001B04CF">
        <w:rPr>
          <w:b/>
          <w:lang w:val="pt-BR"/>
        </w:rPr>
        <w:t xml:space="preserve">. </w:t>
      </w:r>
      <w:r w:rsidR="001B04CF">
        <w:rPr>
          <w:lang w:val="pt-BR"/>
        </w:rPr>
        <w:t>Ele utiliza um classificador que a par</w:t>
      </w:r>
      <w:r w:rsidR="00BF1F5A">
        <w:rPr>
          <w:lang w:val="pt-BR"/>
        </w:rPr>
        <w:t xml:space="preserve">tir de dados de entrada ele gera diversas classificações, para um objeto ser reconhecido, várias condições têm que ser atingidas. </w:t>
      </w:r>
      <w:r w:rsidR="00DF7C7F">
        <w:rPr>
          <w:lang w:val="pt-BR"/>
        </w:rPr>
        <w:t>A seguir uma imagem com as máscaras disponíveis.</w:t>
      </w:r>
    </w:p>
    <w:p w:rsidR="00DF7C7F" w:rsidRDefault="00BF1F5A" w:rsidP="00DF7C7F">
      <w:pPr>
        <w:spacing w:line="276" w:lineRule="auto"/>
        <w:jc w:val="center"/>
        <w:rPr>
          <w:sz w:val="40"/>
          <w:szCs w:val="40"/>
          <w:lang w:val="pt-BR"/>
        </w:rPr>
      </w:pPr>
      <w:bookmarkStart w:id="3" w:name="_qdkd5rsnkufh" w:colFirst="0" w:colLast="0"/>
      <w:bookmarkEnd w:id="3"/>
      <w:r>
        <w:rPr>
          <w:noProof/>
        </w:rPr>
        <w:drawing>
          <wp:inline distT="0" distB="0" distL="0" distR="0">
            <wp:extent cx="2933700" cy="1781505"/>
            <wp:effectExtent l="0" t="0" r="0" b="9525"/>
            <wp:docPr id="19" name="Picture 19" descr="Resultado de imagem para cascade ha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ascade haa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31" cy="179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7F" w:rsidRDefault="00DF7C7F" w:rsidP="00DF7C7F">
      <w:pPr>
        <w:rPr>
          <w:lang w:val="pt-BR"/>
        </w:rPr>
      </w:pPr>
      <w:r>
        <w:rPr>
          <w:lang w:val="pt-BR"/>
        </w:rPr>
        <w:t>E como pode ser visto na imagem a seguir, essas mascaras são testadas para uma região da imagem que considera a vizinhança de 8 vizinhos a partir de um pixel central.</w:t>
      </w:r>
    </w:p>
    <w:p w:rsidR="00DF7C7F" w:rsidRDefault="00DF7C7F" w:rsidP="00BF1F5A">
      <w:pPr>
        <w:spacing w:line="276" w:lineRule="auto"/>
        <w:jc w:val="center"/>
        <w:rPr>
          <w:sz w:val="40"/>
          <w:szCs w:val="40"/>
          <w:lang w:val="pt-BR"/>
        </w:rPr>
      </w:pPr>
      <w:r>
        <w:rPr>
          <w:noProof/>
        </w:rPr>
        <w:drawing>
          <wp:inline distT="0" distB="0" distL="0" distR="0">
            <wp:extent cx="4686300" cy="1874520"/>
            <wp:effectExtent l="0" t="0" r="0" b="0"/>
            <wp:docPr id="20" name="Picture 20" descr="https://cdn-images-1.medium.com/max/800/1*kwp1qP-493e9n5jua3Q2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1*kwp1qP-493e9n5jua3Q2m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350" cy="18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7F" w:rsidRDefault="00BF1F5A" w:rsidP="00BF1F5A">
      <w:pPr>
        <w:rPr>
          <w:lang w:val="pt-BR"/>
        </w:rPr>
      </w:pPr>
      <w:r>
        <w:rPr>
          <w:lang w:val="pt-BR"/>
        </w:rPr>
        <w:lastRenderedPageBreak/>
        <w:tab/>
        <w:t>Vale lembrar que também seria possível utilizar redes neurais para o mesmo fim, no entanto o projeto perderia o foco de processamento de imagens. Além de também ser necessário maior poder de processamento e quantidade de dados.</w:t>
      </w:r>
    </w:p>
    <w:p w:rsidR="00BF1F5A" w:rsidRDefault="00DF7C7F" w:rsidP="00DF7C7F">
      <w:pPr>
        <w:jc w:val="center"/>
        <w:rPr>
          <w:sz w:val="40"/>
          <w:szCs w:val="40"/>
          <w:lang w:val="pt-BR"/>
        </w:rPr>
      </w:pPr>
      <w:r>
        <w:rPr>
          <w:noProof/>
        </w:rPr>
        <w:drawing>
          <wp:inline distT="0" distB="0" distL="0" distR="0">
            <wp:extent cx="4286250" cy="2543175"/>
            <wp:effectExtent l="0" t="0" r="0" b="9525"/>
            <wp:docPr id="22" name="Picture 22" descr="Resultado de imagem para rnn face recog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rnn face recogni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5" t="5908" r="12434" b="15223"/>
                    <a:stretch/>
                  </pic:blipFill>
                  <pic:spPr bwMode="auto">
                    <a:xfrm>
                      <a:off x="0" y="0"/>
                      <a:ext cx="4286936" cy="254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1F5A">
        <w:rPr>
          <w:lang w:val="pt-BR"/>
        </w:rPr>
        <w:br w:type="page"/>
      </w:r>
    </w:p>
    <w:p w:rsidR="00C6171B" w:rsidRPr="00CB06E8" w:rsidRDefault="00CB06E8" w:rsidP="009A7AF6">
      <w:pPr>
        <w:pStyle w:val="Heading1"/>
        <w:rPr>
          <w:lang w:val="pt-BR"/>
          <w:rPrChange w:id="4" w:author="LUCAS DE MOURA RODRIGUES" w:date="2018-11-30T04:59:00Z">
            <w:rPr/>
          </w:rPrChange>
        </w:rPr>
      </w:pPr>
      <w:r w:rsidRPr="00CB06E8">
        <w:rPr>
          <w:lang w:val="pt-BR"/>
          <w:rPrChange w:id="5" w:author="LUCAS DE MOURA RODRIGUES" w:date="2018-11-30T04:59:00Z">
            <w:rPr/>
          </w:rPrChange>
        </w:rPr>
        <w:lastRenderedPageBreak/>
        <w:t>Desenvolvimento</w:t>
      </w:r>
    </w:p>
    <w:p w:rsidR="00CB06E8" w:rsidRDefault="001C6530" w:rsidP="00CB06E8">
      <w:pPr>
        <w:rPr>
          <w:ins w:id="6" w:author="LUCAS DE MOURA RODRIGUES" w:date="2018-11-30T04:58:00Z"/>
          <w:lang w:val="pt-BR"/>
        </w:rPr>
      </w:pPr>
      <w:r w:rsidRPr="00CB06E8">
        <w:rPr>
          <w:lang w:val="pt-BR"/>
          <w:rPrChange w:id="7" w:author="LUCAS DE MOURA RODRIGUES" w:date="2018-11-30T04:59:00Z">
            <w:rPr/>
          </w:rPrChange>
        </w:rPr>
        <w:tab/>
      </w:r>
      <w:r w:rsidR="00725938" w:rsidRPr="00725938">
        <w:rPr>
          <w:lang w:val="pt-BR"/>
        </w:rPr>
        <w:t>Fo</w:t>
      </w:r>
      <w:r w:rsidR="00725938">
        <w:rPr>
          <w:lang w:val="pt-BR"/>
        </w:rPr>
        <w:t>ram</w:t>
      </w:r>
      <w:r w:rsidR="00725938" w:rsidRPr="00725938">
        <w:rPr>
          <w:lang w:val="pt-BR"/>
        </w:rPr>
        <w:t xml:space="preserve"> tirada</w:t>
      </w:r>
      <w:r w:rsidR="00725938">
        <w:rPr>
          <w:lang w:val="pt-BR"/>
        </w:rPr>
        <w:t>s duas fotos</w:t>
      </w:r>
      <w:del w:id="8" w:author="LUCAS DE MOURA RODRIGUES" w:date="2018-11-30T04:59:00Z">
        <w:r w:rsidR="00725938" w:rsidDel="00CB06E8">
          <w:rPr>
            <w:lang w:val="pt-BR"/>
          </w:rPr>
          <w:delText xml:space="preserve"> minha</w:delText>
        </w:r>
      </w:del>
      <w:r w:rsidR="00725938">
        <w:rPr>
          <w:lang w:val="pt-BR"/>
        </w:rPr>
        <w:t xml:space="preserve">, uma sem óculos e outra </w:t>
      </w:r>
      <w:del w:id="9" w:author="LUCAS DE MOURA RODRIGUES" w:date="2018-11-30T05:00:00Z">
        <w:r w:rsidR="00725938" w:rsidDel="00CB06E8">
          <w:rPr>
            <w:lang w:val="pt-BR"/>
          </w:rPr>
          <w:delText>sem</w:delText>
        </w:r>
      </w:del>
      <w:ins w:id="10" w:author="LUCAS DE MOURA RODRIGUES" w:date="2018-11-30T05:00:00Z">
        <w:r w:rsidR="00CB06E8">
          <w:rPr>
            <w:lang w:val="pt-BR"/>
          </w:rPr>
          <w:t>com óculos</w:t>
        </w:r>
      </w:ins>
      <w:r w:rsidR="00725938">
        <w:rPr>
          <w:lang w:val="pt-BR"/>
        </w:rPr>
        <w:t>. Posteriormente, foram movidas para a pasta do</w:t>
      </w:r>
      <w:r w:rsidR="00CB06E8">
        <w:rPr>
          <w:lang w:val="pt-BR"/>
        </w:rPr>
        <w:t xml:space="preserve"> projeto do </w:t>
      </w:r>
      <w:proofErr w:type="spellStart"/>
      <w:r w:rsidR="00CB06E8">
        <w:rPr>
          <w:lang w:val="pt-BR"/>
        </w:rPr>
        <w:t>Pycharm</w:t>
      </w:r>
      <w:proofErr w:type="spellEnd"/>
      <w:r w:rsidR="00CB06E8">
        <w:rPr>
          <w:lang w:val="pt-BR"/>
        </w:rPr>
        <w:t>.</w:t>
      </w:r>
    </w:p>
    <w:p w:rsidR="00CB06E8" w:rsidRDefault="00CB06E8">
      <w:pPr>
        <w:jc w:val="center"/>
        <w:rPr>
          <w:ins w:id="11" w:author="LUCAS DE MOURA RODRIGUES" w:date="2018-11-30T04:58:00Z"/>
          <w:lang w:val="pt-BR"/>
        </w:rPr>
        <w:pPrChange w:id="12" w:author="LUCAS DE MOURA RODRIGUES" w:date="2018-11-30T04:59:00Z">
          <w:pPr/>
        </w:pPrChange>
      </w:pPr>
      <w:ins w:id="13" w:author="LUCAS DE MOURA RODRIGUES" w:date="2018-11-30T04:58:00Z">
        <w:r w:rsidRPr="00CB06E8">
          <w:rPr>
            <w:noProof/>
          </w:rPr>
          <w:drawing>
            <wp:inline distT="0" distB="0" distL="0" distR="0">
              <wp:extent cx="2607733" cy="1466850"/>
              <wp:effectExtent l="0" t="0" r="2540" b="0"/>
              <wp:docPr id="6" name="Picture 6" descr="C:\Users\computador\Pictures\Camera Roll\img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computador\Pictures\Camera Roll\img.jpg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19090" cy="14732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CB06E8">
          <w:rPr>
            <w:noProof/>
          </w:rPr>
          <w:drawing>
            <wp:inline distT="0" distB="0" distL="0" distR="0">
              <wp:extent cx="2607310" cy="1466612"/>
              <wp:effectExtent l="0" t="0" r="2540" b="635"/>
              <wp:docPr id="7" name="Picture 7" descr="C:\Users\computador\Pictures\Camera Roll\img_oculos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computador\Pictures\Camera Roll\img_oculos.jpg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23693" cy="14758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1C6530" w:rsidRDefault="00CB06E8" w:rsidP="00CB06E8">
      <w:pPr>
        <w:rPr>
          <w:b/>
          <w:lang w:val="pt-BR"/>
        </w:rPr>
      </w:pPr>
      <w:r>
        <w:rPr>
          <w:lang w:val="pt-BR"/>
        </w:rPr>
        <w:t xml:space="preserve">Com isso, criei um arquivo em Python </w:t>
      </w:r>
      <w:r w:rsidRPr="00CB06E8">
        <w:rPr>
          <w:b/>
          <w:lang w:val="pt-BR"/>
        </w:rPr>
        <w:t>main.py</w:t>
      </w:r>
      <w:r>
        <w:rPr>
          <w:b/>
          <w:lang w:val="pt-BR"/>
        </w:rPr>
        <w:t xml:space="preserve"> </w:t>
      </w:r>
      <w:r>
        <w:rPr>
          <w:lang w:val="pt-BR"/>
        </w:rPr>
        <w:t>e adicionei as dependências do programa.</w:t>
      </w:r>
      <w:r w:rsidRPr="00CB06E8">
        <w:rPr>
          <w:b/>
          <w:lang w:val="pt-BR"/>
        </w:rPr>
        <w:t xml:space="preserve"> </w:t>
      </w:r>
    </w:p>
    <w:p w:rsidR="00CB06E8" w:rsidRDefault="00CB06E8">
      <w:pPr>
        <w:jc w:val="left"/>
        <w:rPr>
          <w:lang w:val="pt-BR"/>
        </w:rPr>
        <w:pPrChange w:id="14" w:author="LUCAS DE MOURA RODRIGUES" w:date="2018-11-30T05:05:00Z">
          <w:pPr>
            <w:jc w:val="center"/>
          </w:pPr>
        </w:pPrChange>
      </w:pPr>
      <w:r>
        <w:rPr>
          <w:noProof/>
        </w:rPr>
        <w:drawing>
          <wp:inline distT="0" distB="0" distL="0" distR="0" wp14:anchorId="57DB9808" wp14:editId="079FD12C">
            <wp:extent cx="2876550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E8" w:rsidRDefault="00CB06E8" w:rsidP="00CB06E8">
      <w:pPr>
        <w:rPr>
          <w:lang w:val="pt-BR"/>
        </w:rPr>
      </w:pPr>
      <w:r>
        <w:rPr>
          <w:lang w:val="pt-BR"/>
        </w:rPr>
        <w:t>Em seguida li a imagem sem óculos (</w:t>
      </w:r>
      <w:proofErr w:type="spellStart"/>
      <w:r>
        <w:rPr>
          <w:lang w:val="pt-BR"/>
        </w:rPr>
        <w:t>img</w:t>
      </w:r>
      <w:proofErr w:type="spellEnd"/>
      <w:r>
        <w:rPr>
          <w:lang w:val="pt-BR"/>
        </w:rPr>
        <w:t>) e a imagem com óculos</w:t>
      </w:r>
      <w:ins w:id="15" w:author="LUCAS DE MOURA RODRIGUES" w:date="2018-11-30T05:00:00Z">
        <w:r>
          <w:rPr>
            <w:lang w:val="pt-BR"/>
          </w:rPr>
          <w:t xml:space="preserve"> (</w:t>
        </w:r>
        <w:proofErr w:type="spellStart"/>
        <w:r>
          <w:rPr>
            <w:lang w:val="pt-BR"/>
          </w:rPr>
          <w:t>img_oculos</w:t>
        </w:r>
        <w:proofErr w:type="spellEnd"/>
        <w:r>
          <w:rPr>
            <w:lang w:val="pt-BR"/>
          </w:rPr>
          <w:t>)</w:t>
        </w:r>
      </w:ins>
      <w:r>
        <w:rPr>
          <w:lang w:val="pt-BR"/>
        </w:rPr>
        <w:t>.</w:t>
      </w:r>
    </w:p>
    <w:p w:rsidR="00CB06E8" w:rsidRDefault="00CB06E8">
      <w:pPr>
        <w:jc w:val="left"/>
        <w:rPr>
          <w:ins w:id="16" w:author="LUCAS DE MOURA RODRIGUES" w:date="2018-11-30T04:54:00Z"/>
          <w:lang w:val="pt-BR"/>
        </w:rPr>
        <w:pPrChange w:id="17" w:author="LUCAS DE MOURA RODRIGUES" w:date="2018-11-30T05:05:00Z">
          <w:pPr/>
        </w:pPrChange>
      </w:pPr>
      <w:r>
        <w:rPr>
          <w:noProof/>
        </w:rPr>
        <w:drawing>
          <wp:inline distT="0" distB="0" distL="0" distR="0" wp14:anchorId="679F46C0" wp14:editId="6B9CD892">
            <wp:extent cx="3343275" cy="781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E8" w:rsidRDefault="00CB06E8">
      <w:pPr>
        <w:rPr>
          <w:ins w:id="18" w:author="LUCAS DE MOURA RODRIGUES" w:date="2018-11-30T04:55:00Z"/>
          <w:lang w:val="pt-BR"/>
        </w:rPr>
      </w:pPr>
      <w:ins w:id="19" w:author="LUCAS DE MOURA RODRIGUES" w:date="2018-11-30T04:54:00Z">
        <w:r>
          <w:rPr>
            <w:lang w:val="pt-BR"/>
          </w:rPr>
          <w:t xml:space="preserve">Logo criei um classificador utilizando </w:t>
        </w:r>
      </w:ins>
      <w:ins w:id="20" w:author="LUCAS DE MOURA RODRIGUES" w:date="2018-11-30T05:01:00Z">
        <w:r w:rsidR="00365EEA">
          <w:rPr>
            <w:lang w:val="pt-BR"/>
          </w:rPr>
          <w:t>os</w:t>
        </w:r>
      </w:ins>
      <w:ins w:id="21" w:author="LUCAS DE MOURA RODRIGUES" w:date="2018-11-30T04:55:00Z">
        <w:r w:rsidR="00365EEA">
          <w:rPr>
            <w:lang w:val="pt-BR"/>
          </w:rPr>
          <w:t xml:space="preserve"> dados da pr</w:t>
        </w:r>
      </w:ins>
      <w:ins w:id="22" w:author="LUCAS DE MOURA RODRIGUES" w:date="2018-11-30T05:01:00Z">
        <w:r w:rsidR="00365EEA">
          <w:rPr>
            <w:lang w:val="pt-BR"/>
          </w:rPr>
          <w:t>ópria biblioteca do</w:t>
        </w:r>
      </w:ins>
      <w:ins w:id="23" w:author="LUCAS DE MOURA RODRIGUES" w:date="2018-11-30T04:55:00Z">
        <w:r>
          <w:rPr>
            <w:lang w:val="pt-BR"/>
          </w:rPr>
          <w:t xml:space="preserve"> </w:t>
        </w:r>
        <w:proofErr w:type="spellStart"/>
        <w:r>
          <w:rPr>
            <w:lang w:val="pt-BR"/>
          </w:rPr>
          <w:t>OpenCV</w:t>
        </w:r>
        <w:proofErr w:type="spellEnd"/>
        <w:r>
          <w:rPr>
            <w:lang w:val="pt-BR"/>
          </w:rPr>
          <w:t>, um para a face e outro para os olhos.</w:t>
        </w:r>
      </w:ins>
    </w:p>
    <w:p w:rsidR="00CB06E8" w:rsidRDefault="00CB06E8">
      <w:pPr>
        <w:jc w:val="left"/>
        <w:rPr>
          <w:ins w:id="24" w:author="LUCAS DE MOURA RODRIGUES" w:date="2018-11-30T04:55:00Z"/>
          <w:lang w:val="pt-BR"/>
        </w:rPr>
        <w:pPrChange w:id="25" w:author="LUCAS DE MOURA RODRIGUES" w:date="2018-11-30T05:05:00Z">
          <w:pPr/>
        </w:pPrChange>
      </w:pPr>
      <w:ins w:id="26" w:author="LUCAS DE MOURA RODRIGUES" w:date="2018-11-30T04:55:00Z">
        <w:r>
          <w:rPr>
            <w:noProof/>
          </w:rPr>
          <w:drawing>
            <wp:inline distT="0" distB="0" distL="0" distR="0" wp14:anchorId="0075286A" wp14:editId="0A70FC46">
              <wp:extent cx="5733415" cy="679450"/>
              <wp:effectExtent l="0" t="0" r="635" b="635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679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B06E8" w:rsidRDefault="00365EEA">
      <w:pPr>
        <w:rPr>
          <w:ins w:id="27" w:author="LUCAS DE MOURA RODRIGUES" w:date="2018-11-30T05:05:00Z"/>
          <w:lang w:val="pt-BR"/>
        </w:rPr>
      </w:pPr>
      <w:ins w:id="28" w:author="LUCAS DE MOURA RODRIGUES" w:date="2018-11-30T05:04:00Z">
        <w:r>
          <w:rPr>
            <w:lang w:val="pt-BR"/>
          </w:rPr>
          <w:t>Depois criei duas listas (similar à um vetor/</w:t>
        </w:r>
        <w:proofErr w:type="spellStart"/>
        <w:r>
          <w:rPr>
            <w:lang w:val="pt-BR"/>
          </w:rPr>
          <w:t>array</w:t>
        </w:r>
        <w:proofErr w:type="spellEnd"/>
        <w:r>
          <w:rPr>
            <w:lang w:val="pt-BR"/>
          </w:rPr>
          <w:t xml:space="preserve">) com as imagens e as suas </w:t>
        </w:r>
      </w:ins>
      <w:ins w:id="29" w:author="LUCAS DE MOURA RODRIGUES" w:date="2018-11-30T05:05:00Z">
        <w:r>
          <w:rPr>
            <w:lang w:val="pt-BR"/>
          </w:rPr>
          <w:t>descrições</w:t>
        </w:r>
      </w:ins>
      <w:ins w:id="30" w:author="LUCAS DE MOURA RODRIGUES" w:date="2018-11-30T05:04:00Z">
        <w:r>
          <w:rPr>
            <w:lang w:val="pt-BR"/>
          </w:rPr>
          <w:t>, para em seguida iterar sobre elas.</w:t>
        </w:r>
      </w:ins>
    </w:p>
    <w:p w:rsidR="00365EEA" w:rsidRDefault="00365EEA">
      <w:pPr>
        <w:jc w:val="left"/>
        <w:rPr>
          <w:ins w:id="31" w:author="LUCAS DE MOURA RODRIGUES" w:date="2018-11-30T05:06:00Z"/>
          <w:lang w:val="pt-BR"/>
        </w:rPr>
        <w:pPrChange w:id="32" w:author="LUCAS DE MOURA RODRIGUES" w:date="2018-11-30T05:05:00Z">
          <w:pPr/>
        </w:pPrChange>
      </w:pPr>
      <w:ins w:id="33" w:author="LUCAS DE MOURA RODRIGUES" w:date="2018-11-30T05:05:00Z">
        <w:r>
          <w:rPr>
            <w:noProof/>
          </w:rPr>
          <w:drawing>
            <wp:inline distT="0" distB="0" distL="0" distR="0" wp14:anchorId="16642EDF" wp14:editId="7DF3FD7B">
              <wp:extent cx="4676775" cy="704850"/>
              <wp:effectExtent l="0" t="0" r="952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6775" cy="704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65EEA" w:rsidRDefault="00365EEA">
      <w:pPr>
        <w:jc w:val="left"/>
        <w:rPr>
          <w:ins w:id="34" w:author="LUCAS DE MOURA RODRIGUES" w:date="2018-11-30T05:06:00Z"/>
          <w:lang w:val="pt-BR"/>
        </w:rPr>
        <w:pPrChange w:id="35" w:author="LUCAS DE MOURA RODRIGUES" w:date="2018-11-30T05:05:00Z">
          <w:pPr/>
        </w:pPrChange>
      </w:pPr>
      <w:ins w:id="36" w:author="LUCAS DE MOURA RODRIGUES" w:date="2018-11-30T05:06:00Z">
        <w:r>
          <w:rPr>
            <w:lang w:val="pt-BR"/>
          </w:rPr>
          <w:lastRenderedPageBreak/>
          <w:t xml:space="preserve">Para realizar o algoritmo de reconhecimento transformei a imagem </w:t>
        </w:r>
      </w:ins>
      <w:r w:rsidR="00BF1F5A">
        <w:rPr>
          <w:lang w:val="pt-BR"/>
        </w:rPr>
        <w:t>para que ficasse somente em tons de cinza.</w:t>
      </w:r>
    </w:p>
    <w:p w:rsidR="00546B97" w:rsidRDefault="00365EEA" w:rsidP="00546B97">
      <w:pPr>
        <w:jc w:val="left"/>
        <w:rPr>
          <w:lang w:val="pt-BR"/>
        </w:rPr>
      </w:pPr>
      <w:ins w:id="37" w:author="LUCAS DE MOURA RODRIGUES" w:date="2018-11-30T05:06:00Z">
        <w:r>
          <w:rPr>
            <w:noProof/>
          </w:rPr>
          <w:drawing>
            <wp:inline distT="0" distB="0" distL="0" distR="0" wp14:anchorId="51F3A483" wp14:editId="7E7BE3C0">
              <wp:extent cx="3838575" cy="257175"/>
              <wp:effectExtent l="0" t="0" r="9525" b="952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7"/>
                      <a:srcRect t="42553"/>
                      <a:stretch/>
                    </pic:blipFill>
                    <pic:spPr bwMode="auto">
                      <a:xfrm>
                        <a:off x="0" y="0"/>
                        <a:ext cx="3838575" cy="2571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DF7C7F" w:rsidRDefault="00DF7C7F" w:rsidP="00546B97">
      <w:pPr>
        <w:jc w:val="left"/>
        <w:rPr>
          <w:lang w:val="pt-BR"/>
        </w:rPr>
      </w:pPr>
      <w:r>
        <w:rPr>
          <w:lang w:val="pt-BR"/>
        </w:rPr>
        <w:t xml:space="preserve">Treina a imagem para reconhecer o rosto. </w:t>
      </w:r>
    </w:p>
    <w:p w:rsidR="00546B97" w:rsidRDefault="00546B97" w:rsidP="00546B97">
      <w:pPr>
        <w:jc w:val="left"/>
        <w:rPr>
          <w:lang w:val="pt-BR"/>
        </w:rPr>
      </w:pPr>
      <w:r>
        <w:rPr>
          <w:noProof/>
        </w:rPr>
        <w:drawing>
          <wp:inline distT="0" distB="0" distL="0" distR="0" wp14:anchorId="08E62128" wp14:editId="695B194B">
            <wp:extent cx="4219575" cy="257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7F" w:rsidRDefault="00DF7C7F" w:rsidP="00546B97">
      <w:pPr>
        <w:jc w:val="left"/>
        <w:rPr>
          <w:lang w:val="pt-BR"/>
        </w:rPr>
      </w:pPr>
      <w:r>
        <w:rPr>
          <w:lang w:val="pt-BR"/>
        </w:rPr>
        <w:t>Testa os classificadores nas regiões de interesse para o reconhecimento do rosto.</w:t>
      </w:r>
    </w:p>
    <w:p w:rsidR="00365EEA" w:rsidRDefault="00546B97">
      <w:pPr>
        <w:jc w:val="left"/>
        <w:rPr>
          <w:lang w:val="pt-BR"/>
        </w:rPr>
        <w:pPrChange w:id="38" w:author="LUCAS DE MOURA RODRIGUES" w:date="2018-11-30T05:05:00Z">
          <w:pPr/>
        </w:pPrChange>
      </w:pPr>
      <w:r>
        <w:rPr>
          <w:noProof/>
        </w:rPr>
        <w:drawing>
          <wp:inline distT="0" distB="0" distL="0" distR="0" wp14:anchorId="29D17BF7" wp14:editId="2EFAAC72">
            <wp:extent cx="561975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982" b="41702"/>
                    <a:stretch/>
                  </pic:blipFill>
                  <pic:spPr bwMode="auto">
                    <a:xfrm>
                      <a:off x="0" y="0"/>
                      <a:ext cx="56197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C7F" w:rsidRDefault="00DF7C7F" w:rsidP="00DF7C7F">
      <w:pPr>
        <w:jc w:val="left"/>
        <w:rPr>
          <w:lang w:val="pt-BR"/>
        </w:rPr>
      </w:pPr>
      <w:r>
        <w:rPr>
          <w:lang w:val="pt-BR"/>
        </w:rPr>
        <w:t>E dentro do rosto, é feito o mesmo procedimento para o reconhecimento dos olhos.</w:t>
      </w:r>
    </w:p>
    <w:p w:rsidR="00DF7C7F" w:rsidRDefault="00DF7C7F" w:rsidP="00DF7C7F">
      <w:pPr>
        <w:jc w:val="left"/>
        <w:rPr>
          <w:lang w:val="pt-BR"/>
        </w:rPr>
      </w:pPr>
      <w:r>
        <w:rPr>
          <w:noProof/>
        </w:rPr>
        <w:drawing>
          <wp:inline distT="0" distB="0" distL="0" distR="0" wp14:anchorId="429D5C08" wp14:editId="6B5CB573">
            <wp:extent cx="5733415" cy="6553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CF" w:rsidRPr="00CB06E8" w:rsidRDefault="001B04CF" w:rsidP="001B04CF">
      <w:pPr>
        <w:jc w:val="left"/>
        <w:rPr>
          <w:lang w:val="pt-BR"/>
        </w:rPr>
      </w:pPr>
      <w:r>
        <w:rPr>
          <w:lang w:val="pt-BR"/>
        </w:rPr>
        <w:t xml:space="preserve">O </w:t>
      </w:r>
      <w:proofErr w:type="spellStart"/>
      <w:r>
        <w:rPr>
          <w:lang w:val="pt-BR"/>
        </w:rPr>
        <w:t>OpenCV</w:t>
      </w:r>
      <w:proofErr w:type="spellEnd"/>
      <w:r>
        <w:rPr>
          <w:lang w:val="pt-BR"/>
        </w:rPr>
        <w:t xml:space="preserve"> usa o formato de cor BGR (Blue, Green, </w:t>
      </w:r>
      <w:proofErr w:type="spellStart"/>
      <w:r>
        <w:rPr>
          <w:lang w:val="pt-BR"/>
        </w:rPr>
        <w:t>Red</w:t>
      </w:r>
      <w:proofErr w:type="spellEnd"/>
      <w:r>
        <w:rPr>
          <w:lang w:val="pt-BR"/>
        </w:rPr>
        <w:t xml:space="preserve">), enquanto o </w:t>
      </w:r>
      <w:proofErr w:type="spellStart"/>
      <w:r>
        <w:rPr>
          <w:lang w:val="pt-BR"/>
        </w:rPr>
        <w:t>Matplotlib</w:t>
      </w:r>
      <w:proofErr w:type="spellEnd"/>
      <w:r>
        <w:rPr>
          <w:lang w:val="pt-BR"/>
        </w:rPr>
        <w:t xml:space="preserve"> precisa da imagem em RGB, logo </w:t>
      </w:r>
      <w:r w:rsidR="00DF7C7F">
        <w:rPr>
          <w:lang w:val="pt-BR"/>
        </w:rPr>
        <w:t>foi feito a conversão necessária.</w:t>
      </w:r>
    </w:p>
    <w:p w:rsidR="002F2278" w:rsidRDefault="00546B97">
      <w:pPr>
        <w:spacing w:line="276" w:lineRule="auto"/>
        <w:jc w:val="left"/>
        <w:rPr>
          <w:sz w:val="40"/>
          <w:szCs w:val="40"/>
          <w:lang w:val="pt-BR"/>
        </w:rPr>
      </w:pPr>
      <w:bookmarkStart w:id="39" w:name="_fy73dtlpf8jt" w:colFirst="0" w:colLast="0"/>
      <w:bookmarkStart w:id="40" w:name="_s7x4127510qg" w:colFirst="0" w:colLast="0"/>
      <w:bookmarkEnd w:id="39"/>
      <w:bookmarkEnd w:id="40"/>
      <w:r>
        <w:rPr>
          <w:noProof/>
        </w:rPr>
        <w:drawing>
          <wp:inline distT="0" distB="0" distL="0" distR="0" wp14:anchorId="742516B7" wp14:editId="74C1D2C0">
            <wp:extent cx="4457700" cy="285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CF" w:rsidRDefault="001B04CF" w:rsidP="001B04CF">
      <w:pPr>
        <w:rPr>
          <w:lang w:val="pt-BR"/>
        </w:rPr>
      </w:pPr>
      <w:r>
        <w:rPr>
          <w:lang w:val="pt-BR"/>
        </w:rPr>
        <w:t xml:space="preserve">Por fim, </w:t>
      </w:r>
      <w:r w:rsidR="00DF7C7F">
        <w:rPr>
          <w:lang w:val="pt-BR"/>
        </w:rPr>
        <w:t>foram exibidas</w:t>
      </w:r>
      <w:r>
        <w:rPr>
          <w:lang w:val="pt-BR"/>
        </w:rPr>
        <w:t xml:space="preserve"> as duas imagens utilizando o </w:t>
      </w:r>
      <w:proofErr w:type="spellStart"/>
      <w:r>
        <w:rPr>
          <w:lang w:val="pt-BR"/>
        </w:rPr>
        <w:t>Pyplot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Matplotlib</w:t>
      </w:r>
      <w:proofErr w:type="spellEnd"/>
      <w:r>
        <w:rPr>
          <w:lang w:val="pt-BR"/>
        </w:rPr>
        <w:t>. As imagens</w:t>
      </w:r>
      <w:r w:rsidR="00DF7C7F">
        <w:rPr>
          <w:lang w:val="pt-BR"/>
        </w:rPr>
        <w:t xml:space="preserve"> resultantes</w:t>
      </w:r>
      <w:r>
        <w:rPr>
          <w:lang w:val="pt-BR"/>
        </w:rPr>
        <w:t xml:space="preserve"> podem ser vistas no capítulo a seguir.</w:t>
      </w:r>
    </w:p>
    <w:p w:rsidR="00546B97" w:rsidRDefault="00546B97">
      <w:pPr>
        <w:spacing w:line="276" w:lineRule="auto"/>
        <w:jc w:val="left"/>
        <w:rPr>
          <w:sz w:val="40"/>
          <w:szCs w:val="40"/>
          <w:lang w:val="pt-BR"/>
        </w:rPr>
      </w:pPr>
      <w:r>
        <w:rPr>
          <w:noProof/>
        </w:rPr>
        <w:drawing>
          <wp:inline distT="0" distB="0" distL="0" distR="0" wp14:anchorId="26791CFE" wp14:editId="6C1C27FD">
            <wp:extent cx="5733415" cy="4826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CF" w:rsidRDefault="001B04CF">
      <w:pPr>
        <w:spacing w:line="276" w:lineRule="auto"/>
        <w:jc w:val="left"/>
        <w:rPr>
          <w:sz w:val="40"/>
          <w:szCs w:val="40"/>
          <w:lang w:val="pt-BR"/>
        </w:rPr>
      </w:pPr>
      <w:r>
        <w:rPr>
          <w:lang w:val="pt-BR"/>
        </w:rPr>
        <w:br w:type="page"/>
      </w:r>
    </w:p>
    <w:p w:rsidR="00C6171B" w:rsidRDefault="00725938" w:rsidP="001C6530">
      <w:pPr>
        <w:pStyle w:val="Heading1"/>
        <w:rPr>
          <w:lang w:val="pt-BR"/>
        </w:rPr>
      </w:pPr>
      <w:r>
        <w:rPr>
          <w:lang w:val="pt-BR"/>
        </w:rPr>
        <w:lastRenderedPageBreak/>
        <w:t>Resultados e Conclusão</w:t>
      </w:r>
    </w:p>
    <w:p w:rsidR="00725938" w:rsidRPr="00725938" w:rsidRDefault="00CB06E8" w:rsidP="00725938">
      <w:pPr>
        <w:rPr>
          <w:lang w:val="pt-BR"/>
        </w:rPr>
      </w:pPr>
      <w:r>
        <w:rPr>
          <w:lang w:val="pt-BR"/>
        </w:rPr>
        <w:tab/>
        <w:t>Foi possível chegar no objetivo e identificar a face</w:t>
      </w:r>
      <w:r w:rsidR="00DF7C7F">
        <w:rPr>
          <w:lang w:val="pt-BR"/>
        </w:rPr>
        <w:t xml:space="preserve"> (retângulo azul)</w:t>
      </w:r>
      <w:r>
        <w:rPr>
          <w:lang w:val="pt-BR"/>
        </w:rPr>
        <w:t xml:space="preserve"> e também os dois olhos</w:t>
      </w:r>
      <w:r w:rsidR="00DF7C7F">
        <w:rPr>
          <w:lang w:val="pt-BR"/>
        </w:rPr>
        <w:t xml:space="preserve"> (retângulos verdes)</w:t>
      </w:r>
      <w:r>
        <w:rPr>
          <w:lang w:val="pt-BR"/>
        </w:rPr>
        <w:t>, com e sem óculos. Como pode ser visto na figura</w:t>
      </w:r>
      <w:ins w:id="41" w:author="LUCAS DE MOURA RODRIGUES" w:date="2018-11-30T04:56:00Z">
        <w:r>
          <w:rPr>
            <w:lang w:val="pt-BR"/>
          </w:rPr>
          <w:t xml:space="preserve"> abaixo</w:t>
        </w:r>
      </w:ins>
      <w:del w:id="42" w:author="LUCAS DE MOURA RODRIGUES" w:date="2018-11-30T04:56:00Z">
        <w:r w:rsidDel="00CB06E8">
          <w:rPr>
            <w:lang w:val="pt-BR"/>
          </w:rPr>
          <w:delText xml:space="preserve"> a seguir</w:delText>
        </w:r>
      </w:del>
      <w:r>
        <w:rPr>
          <w:lang w:val="pt-BR"/>
        </w:rPr>
        <w:t>, os retângulos delimitam as regiões identificadas</w:t>
      </w:r>
      <w:ins w:id="43" w:author="LUCAS DE MOURA RODRIGUES" w:date="2018-11-30T04:56:00Z">
        <w:r>
          <w:rPr>
            <w:lang w:val="pt-BR"/>
          </w:rPr>
          <w:t xml:space="preserve">. </w:t>
        </w:r>
      </w:ins>
    </w:p>
    <w:p w:rsidR="00725938" w:rsidRPr="00725938" w:rsidRDefault="00725938" w:rsidP="00CB06E8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80FC769" wp14:editId="18D4479D">
            <wp:extent cx="4419600" cy="601778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856" cy="60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8" w:rsidRDefault="002F2278" w:rsidP="00DF7C7F">
      <w:pPr>
        <w:contextualSpacing w:val="0"/>
        <w:rPr>
          <w:sz w:val="40"/>
          <w:szCs w:val="40"/>
          <w:lang w:val="pt-BR"/>
        </w:rPr>
      </w:pPr>
      <w:r>
        <w:rPr>
          <w:lang w:val="pt-BR"/>
        </w:rPr>
        <w:t>Para ver o código completo, arquivos utilizados e outros projetos só acessar o</w:t>
      </w:r>
      <w:r w:rsidR="00BF1F5A">
        <w:rPr>
          <w:lang w:val="pt-BR"/>
        </w:rPr>
        <w:t xml:space="preserve"> repositório do</w:t>
      </w:r>
      <w:r>
        <w:rPr>
          <w:lang w:val="pt-BR"/>
        </w:rPr>
        <w:t xml:space="preserve"> GitHub que está nas referências.</w:t>
      </w:r>
      <w:bookmarkStart w:id="44" w:name="_GoBack"/>
      <w:bookmarkEnd w:id="44"/>
      <w:r>
        <w:rPr>
          <w:lang w:val="pt-BR"/>
        </w:rPr>
        <w:br w:type="page"/>
      </w:r>
    </w:p>
    <w:p w:rsidR="002F2278" w:rsidRDefault="002F2278" w:rsidP="002F2278">
      <w:pPr>
        <w:pStyle w:val="Heading1"/>
        <w:rPr>
          <w:lang w:val="pt-BR"/>
        </w:rPr>
      </w:pPr>
      <w:r>
        <w:rPr>
          <w:lang w:val="pt-BR"/>
        </w:rPr>
        <w:lastRenderedPageBreak/>
        <w:t>Referências</w:t>
      </w:r>
    </w:p>
    <w:p w:rsidR="00C6171B" w:rsidRDefault="001B04CF" w:rsidP="002F2278">
      <w:pPr>
        <w:contextualSpacing w:val="0"/>
        <w:rPr>
          <w:lang w:val="pt-BR"/>
        </w:rPr>
      </w:pPr>
      <w:hyperlink r:id="rId24" w:history="1">
        <w:r w:rsidRPr="0002503B">
          <w:rPr>
            <w:rStyle w:val="Hyperlink"/>
            <w:lang w:val="pt-BR"/>
          </w:rPr>
          <w:t>https://github.com/lucasrodrigues10/processamento_imagens</w:t>
        </w:r>
      </w:hyperlink>
    </w:p>
    <w:p w:rsidR="001B04CF" w:rsidRDefault="001B04CF" w:rsidP="002F2278">
      <w:pPr>
        <w:contextualSpacing w:val="0"/>
        <w:rPr>
          <w:lang w:val="pt-BR"/>
        </w:rPr>
      </w:pPr>
    </w:p>
    <w:p w:rsidR="002F2278" w:rsidRDefault="001B04CF" w:rsidP="002F2278">
      <w:pPr>
        <w:contextualSpacing w:val="0"/>
        <w:rPr>
          <w:lang w:val="pt-BR"/>
        </w:rPr>
      </w:pPr>
      <w:hyperlink r:id="rId25" w:history="1">
        <w:r w:rsidRPr="0002503B">
          <w:rPr>
            <w:rStyle w:val="Hyperlink"/>
            <w:lang w:val="pt-BR"/>
          </w:rPr>
          <w:t>https://docs.opencv.org/2.4/modules/objdetect/doc/cascade_classification.html</w:t>
        </w:r>
      </w:hyperlink>
    </w:p>
    <w:p w:rsidR="001B04CF" w:rsidRDefault="001B04CF" w:rsidP="002F2278">
      <w:pPr>
        <w:contextualSpacing w:val="0"/>
        <w:rPr>
          <w:lang w:val="pt-BR"/>
        </w:rPr>
      </w:pPr>
    </w:p>
    <w:p w:rsidR="00BF1F5A" w:rsidRDefault="00BF1F5A" w:rsidP="002F2278">
      <w:pPr>
        <w:contextualSpacing w:val="0"/>
        <w:rPr>
          <w:lang w:val="pt-BR"/>
        </w:rPr>
      </w:pPr>
      <w:hyperlink r:id="rId26" w:history="1">
        <w:r w:rsidRPr="0002503B">
          <w:rPr>
            <w:rStyle w:val="Hyperlink"/>
            <w:lang w:val="pt-BR"/>
          </w:rPr>
          <w:t>https://pt.stackoverflow.com/questions/262437/o-que-s%C3%A3o-os-termos-cascade-e-classifier-em-rela%C3%A7%C3%A3o-a-vis%C3%A3o-computacional</w:t>
        </w:r>
      </w:hyperlink>
    </w:p>
    <w:p w:rsidR="001B04CF" w:rsidRDefault="001B04CF" w:rsidP="002F2278">
      <w:pPr>
        <w:contextualSpacing w:val="0"/>
        <w:rPr>
          <w:lang w:val="pt-BR"/>
        </w:rPr>
      </w:pPr>
    </w:p>
    <w:p w:rsidR="002F2278" w:rsidRDefault="001B04CF" w:rsidP="002F2278">
      <w:pPr>
        <w:contextualSpacing w:val="0"/>
        <w:rPr>
          <w:lang w:val="pt-BR"/>
        </w:rPr>
      </w:pPr>
      <w:hyperlink r:id="rId27" w:history="1">
        <w:r w:rsidRPr="0002503B">
          <w:rPr>
            <w:rStyle w:val="Hyperlink"/>
            <w:lang w:val="pt-BR"/>
          </w:rPr>
          <w:t>https://memoria.ifrn.edu.br/bitstream/handle/1044/1535/TCC-Diego.pdf?sequence=1&amp;isAllowed=y</w:t>
        </w:r>
      </w:hyperlink>
    </w:p>
    <w:p w:rsidR="001B04CF" w:rsidRPr="009A7AF6" w:rsidRDefault="001B04CF" w:rsidP="002F2278">
      <w:pPr>
        <w:contextualSpacing w:val="0"/>
        <w:rPr>
          <w:lang w:val="pt-BR"/>
        </w:rPr>
      </w:pPr>
    </w:p>
    <w:p w:rsidR="00C6171B" w:rsidRPr="009A7AF6" w:rsidRDefault="00C6171B">
      <w:pPr>
        <w:contextualSpacing w:val="0"/>
        <w:jc w:val="center"/>
        <w:rPr>
          <w:lang w:val="pt-BR"/>
        </w:rPr>
      </w:pPr>
    </w:p>
    <w:p w:rsidR="00C6171B" w:rsidRPr="009A7AF6" w:rsidRDefault="00C6171B">
      <w:pPr>
        <w:contextualSpacing w:val="0"/>
        <w:jc w:val="center"/>
        <w:rPr>
          <w:lang w:val="pt-BR"/>
        </w:rPr>
      </w:pPr>
    </w:p>
    <w:p w:rsidR="00C6171B" w:rsidRPr="009A7AF6" w:rsidRDefault="00C6171B">
      <w:pPr>
        <w:contextualSpacing w:val="0"/>
        <w:rPr>
          <w:sz w:val="24"/>
          <w:szCs w:val="24"/>
          <w:lang w:val="pt-BR"/>
        </w:rPr>
      </w:pPr>
      <w:bookmarkStart w:id="45" w:name="_9iikozm2bo47" w:colFirst="0" w:colLast="0"/>
      <w:bookmarkEnd w:id="45"/>
    </w:p>
    <w:p w:rsidR="00C6171B" w:rsidRPr="009A7AF6" w:rsidRDefault="00C6171B">
      <w:pPr>
        <w:contextualSpacing w:val="0"/>
        <w:rPr>
          <w:b/>
          <w:sz w:val="24"/>
          <w:szCs w:val="24"/>
          <w:lang w:val="pt-BR"/>
        </w:rPr>
      </w:pPr>
    </w:p>
    <w:sectPr w:rsidR="00C6171B" w:rsidRPr="009A7AF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A569E"/>
    <w:multiLevelType w:val="hybridMultilevel"/>
    <w:tmpl w:val="E764A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UCAS DE MOURA RODRIGUES">
    <w15:presenceInfo w15:providerId="None" w15:userId="LUCAS DE MOURA RODRIGU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1B"/>
    <w:rsid w:val="001B04CF"/>
    <w:rsid w:val="001C6530"/>
    <w:rsid w:val="002F2278"/>
    <w:rsid w:val="00365EEA"/>
    <w:rsid w:val="004836EF"/>
    <w:rsid w:val="00546B97"/>
    <w:rsid w:val="00725938"/>
    <w:rsid w:val="00807E3D"/>
    <w:rsid w:val="009A7AF6"/>
    <w:rsid w:val="00BF1F5A"/>
    <w:rsid w:val="00C06EF9"/>
    <w:rsid w:val="00C6171B"/>
    <w:rsid w:val="00CB06E8"/>
    <w:rsid w:val="00DF7C7F"/>
    <w:rsid w:val="00F8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E554"/>
  <w15:docId w15:val="{E7D58CC9-AB73-45B4-B383-E9FFDFB6C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C6530"/>
    <w:pPr>
      <w:spacing w:line="360" w:lineRule="auto"/>
      <w:jc w:val="both"/>
    </w:pPr>
    <w:rPr>
      <w:sz w:val="28"/>
    </w:rPr>
  </w:style>
  <w:style w:type="paragraph" w:styleId="Heading1">
    <w:name w:val="heading 1"/>
    <w:basedOn w:val="Normal"/>
    <w:next w:val="Normal"/>
    <w:rsid w:val="009A7AF6"/>
    <w:pPr>
      <w:keepNext/>
      <w:keepLines/>
      <w:spacing w:before="100" w:beforeAutospacing="1" w:after="100" w:afterAutospacing="1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9A7AF6"/>
    <w:pPr>
      <w:spacing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06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06E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E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E3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2F2278"/>
    <w:pPr>
      <w:spacing w:line="240" w:lineRule="auto"/>
      <w:contextualSpacing w:val="0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2F22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7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pt.stackoverflow.com/questions/262437/o-que-s%C3%A3o-os-termos-cascade-e-classifier-em-rela%C3%A7%C3%A3o-a-vis%C3%A3o-computaciona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docs.opencv.org/2.4/modules/objdetect/doc/cascade_classification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github.com/lucasrodrigues10/processamento_image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emoria.ifrn.edu.br/bitstream/handle/1044/1535/TCC-Diego.pdf?sequence=1&amp;isAllowed=y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7B9E6F7-3F35-4F73-86D2-6BA69A731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computador</dc:creator>
  <cp:lastModifiedBy>LUCAS DE MOURA RODRIGUES</cp:lastModifiedBy>
  <cp:revision>4</cp:revision>
  <cp:lastPrinted>2018-11-30T07:50:00Z</cp:lastPrinted>
  <dcterms:created xsi:type="dcterms:W3CDTF">2018-11-30T07:50:00Z</dcterms:created>
  <dcterms:modified xsi:type="dcterms:W3CDTF">2018-11-30T07:50:00Z</dcterms:modified>
</cp:coreProperties>
</file>